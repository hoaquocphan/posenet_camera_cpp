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E79" w:rsidRDefault="008E6E79" w:rsidP="008E6E79">
      <w:pPr>
        <w:rPr>
          <w:lang w:eastAsia="ja-JP"/>
        </w:rPr>
      </w:pPr>
    </w:p>
    <w:p w:rsidR="006235B4" w:rsidRDefault="006235B4" w:rsidP="008E6E79"/>
    <w:p w:rsidR="006235B4" w:rsidRDefault="006235B4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/>
    <w:p w:rsidR="008E6E79" w:rsidRDefault="008E6E79" w:rsidP="008E6E79">
      <w:pPr>
        <w:rPr>
          <w:lang w:eastAsia="ja-JP"/>
        </w:rPr>
      </w:pPr>
    </w:p>
    <w:p w:rsidR="00ED150B" w:rsidRDefault="00ED150B" w:rsidP="008E6E79">
      <w:pPr>
        <w:rPr>
          <w:lang w:eastAsia="ja-JP"/>
        </w:rPr>
      </w:pPr>
    </w:p>
    <w:p w:rsidR="00ED150B" w:rsidRDefault="00ED150B" w:rsidP="008E6E79">
      <w:pPr>
        <w:rPr>
          <w:lang w:eastAsia="ja-JP"/>
        </w:rPr>
      </w:pPr>
    </w:p>
    <w:p w:rsidR="008E6E79" w:rsidRDefault="008E6E79" w:rsidP="008E6E79"/>
    <w:p w:rsidR="008E6E79" w:rsidRDefault="008E6E79" w:rsidP="008E6E79"/>
    <w:tbl>
      <w:tblPr>
        <w:tblW w:w="62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2" w:type="dxa"/>
        </w:tblCellMar>
        <w:tblLook w:val="0000" w:firstRow="0" w:lastRow="0" w:firstColumn="0" w:lastColumn="0" w:noHBand="0" w:noVBand="0"/>
      </w:tblPr>
      <w:tblGrid>
        <w:gridCol w:w="6237"/>
      </w:tblGrid>
      <w:tr w:rsidR="008E6E79" w:rsidTr="007D3C65">
        <w:trPr>
          <w:jc w:val="center"/>
        </w:trPr>
        <w:tc>
          <w:tcPr>
            <w:tcW w:w="734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113" w:type="dxa"/>
              <w:left w:w="113" w:type="dxa"/>
              <w:bottom w:w="113" w:type="dxa"/>
            </w:tcMar>
          </w:tcPr>
          <w:p w:rsidR="00E80CEA" w:rsidRDefault="00E32653" w:rsidP="007D3C65">
            <w:pPr>
              <w:pStyle w:val="colophon"/>
              <w:rPr>
                <w:sz w:val="22"/>
                <w:szCs w:val="22"/>
              </w:rPr>
            </w:pPr>
            <w:del w:id="0" w:author="Hoa Phan" w:date="2020-08-26T15:13:00Z">
              <w:r w:rsidRPr="00E32653" w:rsidDel="00671279">
                <w:rPr>
                  <w:sz w:val="22"/>
                  <w:szCs w:val="22"/>
                </w:rPr>
                <w:delText>Linux Interface Speci</w:delText>
              </w:r>
              <w:r w:rsidR="00114C8D" w:rsidDel="00671279">
                <w:rPr>
                  <w:rFonts w:hint="eastAsia"/>
                  <w:sz w:val="22"/>
                  <w:szCs w:val="22"/>
                </w:rPr>
                <w:delText>f</w:delText>
              </w:r>
              <w:r w:rsidRPr="00E32653" w:rsidDel="00671279">
                <w:rPr>
                  <w:sz w:val="22"/>
                  <w:szCs w:val="22"/>
                </w:rPr>
                <w:delText xml:space="preserve">ication Device Driver </w:delText>
              </w:r>
              <w:r w:rsidR="00F953B7" w:rsidDel="00671279">
                <w:rPr>
                  <w:rFonts w:hint="eastAsia"/>
                  <w:sz w:val="22"/>
                  <w:szCs w:val="22"/>
                </w:rPr>
                <w:delText>I2C</w:delText>
              </w:r>
            </w:del>
            <w:ins w:id="1" w:author="Hoa Quoc. Phan" w:date="2020-07-23T14:54:00Z">
              <w:del w:id="2" w:author="Hoa Phan" w:date="2020-08-24T10:33:00Z">
                <w:r w:rsidR="00270A7F" w:rsidDel="0001471C">
                  <w:rPr>
                    <w:sz w:val="22"/>
                    <w:szCs w:val="22"/>
                  </w:rPr>
                  <w:delText>DMA</w:delText>
                </w:r>
              </w:del>
            </w:ins>
            <w:ins w:id="3" w:author="Hoa Phan" w:date="2020-08-26T15:13:00Z">
              <w:r w:rsidR="00671279">
                <w:rPr>
                  <w:sz w:val="22"/>
                  <w:szCs w:val="22"/>
                </w:rPr>
                <w:t>PoseNet summary report</w:t>
              </w:r>
            </w:ins>
            <w:bookmarkStart w:id="4" w:name="_GoBack"/>
            <w:bookmarkEnd w:id="4"/>
          </w:p>
          <w:p w:rsidR="008E6E79" w:rsidRPr="00E60B91" w:rsidRDefault="008E6E79" w:rsidP="007D3C65">
            <w:pPr>
              <w:pStyle w:val="colophon"/>
              <w:rPr>
                <w:rFonts w:cs="Arial"/>
                <w:sz w:val="22"/>
                <w:szCs w:val="22"/>
              </w:rPr>
            </w:pPr>
            <w:r w:rsidRPr="00E60B91">
              <w:rPr>
                <w:sz w:val="22"/>
                <w:szCs w:val="22"/>
              </w:rPr>
              <w:t xml:space="preserve">User’s Manual: </w:t>
            </w:r>
            <w:r w:rsidR="00E32653">
              <w:rPr>
                <w:rFonts w:cs="Arial" w:hint="eastAsia"/>
                <w:sz w:val="22"/>
                <w:szCs w:val="22"/>
              </w:rPr>
              <w:t>Soft</w:t>
            </w:r>
            <w:r w:rsidRPr="00E60B91">
              <w:rPr>
                <w:rFonts w:cs="Arial"/>
                <w:sz w:val="22"/>
                <w:szCs w:val="22"/>
              </w:rPr>
              <w:t>ware</w:t>
            </w:r>
          </w:p>
          <w:p w:rsidR="008E6E79" w:rsidRPr="00E32653" w:rsidRDefault="008E6E79" w:rsidP="007D3C65">
            <w:pPr>
              <w:pStyle w:val="colophon"/>
              <w:tabs>
                <w:tab w:val="left" w:pos="2039"/>
              </w:tabs>
              <w:rPr>
                <w:sz w:val="22"/>
                <w:szCs w:val="22"/>
              </w:rPr>
            </w:pPr>
          </w:p>
          <w:p w:rsidR="008E6E79" w:rsidRPr="00E60B91" w:rsidRDefault="008E6E79" w:rsidP="007D3C65">
            <w:pPr>
              <w:pStyle w:val="colophon"/>
              <w:tabs>
                <w:tab w:val="clear" w:pos="1701"/>
                <w:tab w:val="left" w:pos="1987"/>
                <w:tab w:val="left" w:pos="3187"/>
              </w:tabs>
              <w:rPr>
                <w:sz w:val="22"/>
                <w:szCs w:val="22"/>
              </w:rPr>
            </w:pPr>
            <w:r w:rsidRPr="00E60B91">
              <w:rPr>
                <w:sz w:val="22"/>
                <w:szCs w:val="22"/>
              </w:rPr>
              <w:t>Publication Date:</w:t>
            </w:r>
            <w:r w:rsidRPr="00E60B91">
              <w:rPr>
                <w:sz w:val="22"/>
                <w:szCs w:val="22"/>
              </w:rPr>
              <w:tab/>
              <w:t>Rev.</w:t>
            </w:r>
            <w:ins w:id="5" w:author="Khanh Luu" w:date="2019-03-26T08:55:00Z">
              <w:del w:id="6" w:author="Tri Luong" w:date="2019-04-06T11:13:00Z">
                <w:r w:rsidR="00F156B4" w:rsidDel="00FA13FF">
                  <w:rPr>
                    <w:sz w:val="22"/>
                    <w:szCs w:val="22"/>
                  </w:rPr>
                  <w:delText>0</w:delText>
                </w:r>
              </w:del>
            </w:ins>
            <w:del w:id="7" w:author="Tri Luong" w:date="2019-04-06T11:13:00Z">
              <w:r w:rsidR="00857221" w:rsidDel="00FA13FF">
                <w:rPr>
                  <w:sz w:val="22"/>
                  <w:szCs w:val="22"/>
                </w:rPr>
                <w:delText>1.</w:delText>
              </w:r>
            </w:del>
            <w:ins w:id="8" w:author="Khanh Luu" w:date="2019-03-26T08:55:00Z">
              <w:del w:id="9" w:author="Tri Luong" w:date="2019-04-06T11:13:00Z">
                <w:r w:rsidR="00F156B4" w:rsidDel="00FA13FF">
                  <w:rPr>
                    <w:sz w:val="22"/>
                    <w:szCs w:val="22"/>
                  </w:rPr>
                  <w:delText>9</w:delText>
                </w:r>
              </w:del>
            </w:ins>
            <w:del w:id="10" w:author="Tri Luong" w:date="2019-04-06T11:13:00Z">
              <w:r w:rsidR="00857221" w:rsidDel="00FA13FF">
                <w:rPr>
                  <w:sz w:val="22"/>
                  <w:szCs w:val="22"/>
                </w:rPr>
                <w:delText>0</w:delText>
              </w:r>
              <w:r w:rsidR="00B02181" w:rsidDel="00FA13FF">
                <w:rPr>
                  <w:sz w:val="22"/>
                  <w:szCs w:val="22"/>
                </w:rPr>
                <w:delText>0</w:delText>
              </w:r>
            </w:del>
            <w:ins w:id="11" w:author="Cuong Kim. Doan" w:date="2020-05-27T09:40:00Z">
              <w:r w:rsidR="0033266E">
                <w:rPr>
                  <w:sz w:val="22"/>
                  <w:szCs w:val="22"/>
                </w:rPr>
                <w:t>0</w:t>
              </w:r>
            </w:ins>
            <w:ins w:id="12" w:author="Tri Luong" w:date="2019-04-06T11:13:00Z">
              <w:del w:id="13" w:author="Cuong Kim. Doan" w:date="2020-05-27T09:40:00Z">
                <w:r w:rsidR="00FA13FF" w:rsidDel="0033266E">
                  <w:rPr>
                    <w:sz w:val="22"/>
                    <w:szCs w:val="22"/>
                  </w:rPr>
                  <w:delText>1</w:delText>
                </w:r>
              </w:del>
              <w:r w:rsidR="00FA13FF">
                <w:rPr>
                  <w:sz w:val="22"/>
                  <w:szCs w:val="22"/>
                </w:rPr>
                <w:t>.</w:t>
              </w:r>
              <w:del w:id="14" w:author="Cuong Kim. Doan" w:date="2020-05-28T08:14:00Z">
                <w:r w:rsidR="00FA13FF" w:rsidDel="00F119C2">
                  <w:rPr>
                    <w:sz w:val="22"/>
                    <w:szCs w:val="22"/>
                  </w:rPr>
                  <w:delText>0</w:delText>
                </w:r>
              </w:del>
            </w:ins>
            <w:ins w:id="15" w:author="Cuong Kim. Doan" w:date="2020-07-06T11:21:00Z">
              <w:del w:id="16" w:author="Hoa Quoc. Phan" w:date="2020-07-23T14:54:00Z">
                <w:r w:rsidR="006155B4" w:rsidDel="00270A7F">
                  <w:rPr>
                    <w:sz w:val="22"/>
                    <w:szCs w:val="22"/>
                  </w:rPr>
                  <w:delText>3</w:delText>
                </w:r>
              </w:del>
            </w:ins>
            <w:ins w:id="17" w:author="Hoa Quoc. Phan" w:date="2020-07-23T14:54:00Z">
              <w:del w:id="18" w:author="Hoa Phan" w:date="2020-08-24T10:33:00Z">
                <w:r w:rsidR="00270A7F" w:rsidDel="0001471C">
                  <w:rPr>
                    <w:sz w:val="22"/>
                    <w:szCs w:val="22"/>
                  </w:rPr>
                  <w:delText>2</w:delText>
                </w:r>
              </w:del>
            </w:ins>
            <w:ins w:id="19" w:author="Hoa Phan" w:date="2020-08-26T15:13:00Z">
              <w:r w:rsidR="00671279">
                <w:rPr>
                  <w:sz w:val="22"/>
                  <w:szCs w:val="22"/>
                </w:rPr>
                <w:t>1</w:t>
              </w:r>
            </w:ins>
            <w:ins w:id="20" w:author="Cuong Kim. Doan" w:date="2020-05-27T09:40:00Z">
              <w:r w:rsidR="0033266E">
                <w:rPr>
                  <w:sz w:val="22"/>
                  <w:szCs w:val="22"/>
                </w:rPr>
                <w:t>0</w:t>
              </w:r>
            </w:ins>
            <w:ins w:id="21" w:author="Tri Luong" w:date="2019-04-06T11:13:00Z">
              <w:del w:id="22" w:author="Hung Tran" w:date="2019-06-19T17:53:00Z">
                <w:r w:rsidR="00FA13FF" w:rsidDel="00667460">
                  <w:rPr>
                    <w:sz w:val="22"/>
                    <w:szCs w:val="22"/>
                  </w:rPr>
                  <w:delText>0</w:delText>
                </w:r>
              </w:del>
            </w:ins>
            <w:ins w:id="23" w:author="Hung Tran" w:date="2019-06-19T17:53:00Z">
              <w:del w:id="24" w:author="Cuong Kim. Doan" w:date="2020-05-27T09:40:00Z">
                <w:r w:rsidR="00667460" w:rsidDel="0033266E">
                  <w:rPr>
                    <w:sz w:val="22"/>
                    <w:szCs w:val="22"/>
                  </w:rPr>
                  <w:delText>1</w:delText>
                </w:r>
              </w:del>
            </w:ins>
            <w:r w:rsidRPr="00E60B91">
              <w:rPr>
                <w:sz w:val="22"/>
                <w:szCs w:val="22"/>
              </w:rPr>
              <w:tab/>
            </w:r>
            <w:del w:id="25" w:author="Tri Luong" w:date="2019-04-06T11:14:00Z">
              <w:r w:rsidR="00186D18" w:rsidDel="00FA13FF">
                <w:rPr>
                  <w:sz w:val="22"/>
                  <w:szCs w:val="22"/>
                </w:rPr>
                <w:delText>Mar</w:delText>
              </w:r>
            </w:del>
            <w:ins w:id="26" w:author="Tri Luong" w:date="2019-04-06T11:14:00Z">
              <w:del w:id="27" w:author="Hung Tran" w:date="2019-06-19T17:53:00Z">
                <w:r w:rsidR="00FA13FF" w:rsidDel="00667460">
                  <w:rPr>
                    <w:sz w:val="22"/>
                    <w:szCs w:val="22"/>
                  </w:rPr>
                  <w:delText>Apr</w:delText>
                </w:r>
              </w:del>
            </w:ins>
            <w:ins w:id="28" w:author="Hung Tran" w:date="2019-06-19T17:53:00Z">
              <w:del w:id="29" w:author="Cuong Kim. Doan" w:date="2020-05-28T08:14:00Z">
                <w:r w:rsidR="00667460" w:rsidDel="00F119C2">
                  <w:rPr>
                    <w:sz w:val="22"/>
                    <w:szCs w:val="22"/>
                  </w:rPr>
                  <w:delText>Jun</w:delText>
                </w:r>
              </w:del>
            </w:ins>
            <w:ins w:id="30" w:author="Cuong Kim. Doan" w:date="2020-05-28T08:14:00Z">
              <w:del w:id="31" w:author="Hoa Phan" w:date="2020-08-24T10:33:00Z">
                <w:r w:rsidR="006155B4" w:rsidDel="0001471C">
                  <w:rPr>
                    <w:sz w:val="22"/>
                    <w:szCs w:val="22"/>
                  </w:rPr>
                  <w:delText>July</w:delText>
                </w:r>
              </w:del>
            </w:ins>
            <w:ins w:id="32" w:author="Hoa Phan" w:date="2020-08-24T10:33:00Z">
              <w:r w:rsidR="0001471C">
                <w:rPr>
                  <w:sz w:val="22"/>
                  <w:szCs w:val="22"/>
                </w:rPr>
                <w:t>Aug</w:t>
              </w:r>
            </w:ins>
            <w:del w:id="33" w:author="Hoa Quoc. Phan" w:date="2020-07-23T14:54:00Z">
              <w:r w:rsidR="00ED150B" w:rsidDel="00270A7F">
                <w:rPr>
                  <w:rFonts w:hint="eastAsia"/>
                  <w:sz w:val="22"/>
                  <w:szCs w:val="22"/>
                </w:rPr>
                <w:delText>.</w:delText>
              </w:r>
            </w:del>
            <w:r w:rsidRPr="00E60B91">
              <w:rPr>
                <w:sz w:val="22"/>
                <w:szCs w:val="22"/>
              </w:rPr>
              <w:t xml:space="preserve"> </w:t>
            </w:r>
            <w:ins w:id="34" w:author="Tri Luong" w:date="2019-04-06T11:14:00Z">
              <w:del w:id="35" w:author="Hung Tran" w:date="2019-06-19T17:54:00Z">
                <w:r w:rsidR="00FA13FF" w:rsidDel="00667460">
                  <w:rPr>
                    <w:sz w:val="22"/>
                    <w:szCs w:val="22"/>
                  </w:rPr>
                  <w:delText>10</w:delText>
                </w:r>
              </w:del>
            </w:ins>
            <w:ins w:id="36" w:author="Hung Tran" w:date="2019-06-19T17:54:00Z">
              <w:del w:id="37" w:author="Cuong Kim. Doan" w:date="2020-07-06T15:48:00Z">
                <w:r w:rsidR="00667460" w:rsidDel="001A405E">
                  <w:rPr>
                    <w:sz w:val="22"/>
                    <w:szCs w:val="22"/>
                  </w:rPr>
                  <w:delText>2</w:delText>
                </w:r>
              </w:del>
            </w:ins>
            <w:ins w:id="38" w:author="Cuong Kim. Doan" w:date="2020-07-06T11:21:00Z">
              <w:del w:id="39" w:author="Hoa Quoc. Phan" w:date="2020-07-23T14:54:00Z">
                <w:r w:rsidR="006155B4" w:rsidDel="00270A7F">
                  <w:rPr>
                    <w:sz w:val="22"/>
                    <w:szCs w:val="22"/>
                  </w:rPr>
                  <w:delText>06</w:delText>
                </w:r>
              </w:del>
            </w:ins>
            <w:ins w:id="40" w:author="Hoa Quoc. Phan" w:date="2020-07-23T14:54:00Z">
              <w:r w:rsidR="00270A7F">
                <w:rPr>
                  <w:sz w:val="22"/>
                  <w:szCs w:val="22"/>
                </w:rPr>
                <w:t>2</w:t>
              </w:r>
              <w:del w:id="41" w:author="Hoa Phan" w:date="2020-08-24T10:33:00Z">
                <w:r w:rsidR="00270A7F" w:rsidDel="0001471C">
                  <w:rPr>
                    <w:sz w:val="22"/>
                    <w:szCs w:val="22"/>
                  </w:rPr>
                  <w:delText>3</w:delText>
                </w:r>
              </w:del>
            </w:ins>
            <w:ins w:id="42" w:author="Hoa Phan" w:date="2020-08-26T15:13:00Z">
              <w:r w:rsidR="00671279">
                <w:rPr>
                  <w:sz w:val="22"/>
                  <w:szCs w:val="22"/>
                </w:rPr>
                <w:t>6</w:t>
              </w:r>
            </w:ins>
            <w:ins w:id="43" w:author="Hung Tran" w:date="2019-06-19T17:54:00Z">
              <w:del w:id="44" w:author="Cuong Kim. Doan" w:date="2020-05-27T09:40:00Z">
                <w:r w:rsidR="00667460" w:rsidDel="0033266E">
                  <w:rPr>
                    <w:sz w:val="22"/>
                    <w:szCs w:val="22"/>
                  </w:rPr>
                  <w:delText>7</w:delText>
                </w:r>
              </w:del>
            </w:ins>
            <w:del w:id="45" w:author="Tri Luong" w:date="2019-04-06T11:14:00Z">
              <w:r w:rsidR="00857221" w:rsidDel="00FA13FF">
                <w:rPr>
                  <w:sz w:val="22"/>
                  <w:szCs w:val="22"/>
                </w:rPr>
                <w:delText>31</w:delText>
              </w:r>
            </w:del>
            <w:r w:rsidR="00857221">
              <w:rPr>
                <w:sz w:val="22"/>
                <w:szCs w:val="22"/>
              </w:rPr>
              <w:t>, 20</w:t>
            </w:r>
            <w:ins w:id="46" w:author="Cuong Kim. Doan" w:date="2020-05-27T09:40:00Z">
              <w:r w:rsidR="0033266E">
                <w:rPr>
                  <w:sz w:val="22"/>
                  <w:szCs w:val="22"/>
                </w:rPr>
                <w:t>20</w:t>
              </w:r>
            </w:ins>
            <w:del w:id="47" w:author="Cuong Kim. Doan" w:date="2020-05-27T09:40:00Z">
              <w:r w:rsidR="00857221" w:rsidDel="0033266E">
                <w:rPr>
                  <w:sz w:val="22"/>
                  <w:szCs w:val="22"/>
                </w:rPr>
                <w:delText>19</w:delText>
              </w:r>
            </w:del>
          </w:p>
          <w:p w:rsidR="008E6E79" w:rsidRPr="00E60B91" w:rsidRDefault="008E6E79" w:rsidP="002358C8">
            <w:pPr>
              <w:pStyle w:val="colophon"/>
              <w:tabs>
                <w:tab w:val="clear" w:pos="1701"/>
                <w:tab w:val="left" w:pos="1987"/>
                <w:tab w:val="left" w:pos="3187"/>
              </w:tabs>
              <w:rPr>
                <w:sz w:val="22"/>
                <w:szCs w:val="22"/>
              </w:rPr>
            </w:pPr>
            <w:r w:rsidRPr="00E60B91">
              <w:rPr>
                <w:sz w:val="22"/>
                <w:szCs w:val="22"/>
              </w:rPr>
              <w:tab/>
            </w:r>
          </w:p>
          <w:p w:rsidR="008E6E79" w:rsidRPr="00E60B91" w:rsidRDefault="008E6E79" w:rsidP="007D3C65">
            <w:pPr>
              <w:pStyle w:val="colophon"/>
              <w:tabs>
                <w:tab w:val="clear" w:pos="1701"/>
                <w:tab w:val="left" w:pos="1939"/>
                <w:tab w:val="left" w:pos="1987"/>
                <w:tab w:val="left" w:pos="3187"/>
              </w:tabs>
              <w:rPr>
                <w:sz w:val="22"/>
                <w:szCs w:val="22"/>
              </w:rPr>
            </w:pPr>
          </w:p>
          <w:p w:rsidR="008E6E79" w:rsidRDefault="008E6E79" w:rsidP="007D3C65">
            <w:pPr>
              <w:pStyle w:val="colophon"/>
              <w:tabs>
                <w:tab w:val="clear" w:pos="1701"/>
                <w:tab w:val="left" w:pos="1987"/>
                <w:tab w:val="left" w:pos="3187"/>
              </w:tabs>
            </w:pPr>
            <w:r w:rsidRPr="00E60B91">
              <w:rPr>
                <w:sz w:val="22"/>
                <w:szCs w:val="22"/>
              </w:rPr>
              <w:t>Published by:</w:t>
            </w:r>
            <w:r w:rsidRPr="00E60B91">
              <w:rPr>
                <w:sz w:val="22"/>
                <w:szCs w:val="22"/>
              </w:rPr>
              <w:tab/>
              <w:t>Renesas Electronics Corporation</w:t>
            </w:r>
          </w:p>
        </w:tc>
      </w:tr>
    </w:tbl>
    <w:p w:rsidR="008E6E79" w:rsidRDefault="008E6E79" w:rsidP="008E6E79">
      <w:pPr>
        <w:pStyle w:val="Space"/>
      </w:pPr>
    </w:p>
    <w:p w:rsidR="004E6D73" w:rsidRPr="008E6E79" w:rsidRDefault="004E6D73" w:rsidP="008E6E79"/>
    <w:sectPr w:rsidR="004E6D73" w:rsidRPr="008E6E79" w:rsidSect="001151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588" w:right="1077" w:bottom="1134" w:left="1077" w:header="1134" w:footer="6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4E2" w:rsidRDefault="00A914E2">
      <w:r>
        <w:separator/>
      </w:r>
    </w:p>
  </w:endnote>
  <w:endnote w:type="continuationSeparator" w:id="0">
    <w:p w:rsidR="00A914E2" w:rsidRDefault="00A91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030" w:rsidRDefault="006A60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60061A" w:rsidRDefault="003D0518" w:rsidP="0060061A">
    <w:pPr>
      <w:pStyle w:val="Footer"/>
      <w:pBdr>
        <w:top w:val="none" w:sz="0" w:space="0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030" w:rsidRDefault="006A60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4E2" w:rsidRDefault="00A914E2">
      <w:r>
        <w:separator/>
      </w:r>
    </w:p>
  </w:footnote>
  <w:footnote w:type="continuationSeparator" w:id="0">
    <w:p w:rsidR="00A914E2" w:rsidRDefault="00A91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030" w:rsidRDefault="006A60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60061A" w:rsidRDefault="00EB11BD" w:rsidP="0060061A">
    <w:pPr>
      <w:pStyle w:val="Header"/>
      <w:pBdr>
        <w:bottom w:val="none" w:sz="0" w:space="0" w:color="auto"/>
      </w:pBdr>
    </w:pPr>
    <w:del w:id="48" w:author="Tri Luong" w:date="2019-03-18T13:54:00Z">
      <w:r w:rsidDel="006A603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8ED4E9" wp14:editId="108AEC9A">
                <wp:simplePos x="0" y="0"/>
                <wp:positionH relativeFrom="page">
                  <wp:posOffset>8596630</wp:posOffset>
                </wp:positionH>
                <wp:positionV relativeFrom="page">
                  <wp:posOffset>431800</wp:posOffset>
                </wp:positionV>
                <wp:extent cx="1515600" cy="232560"/>
                <wp:effectExtent l="0" t="0" r="8890" b="0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5600" cy="23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1BD" w:rsidRPr="00773DFE" w:rsidRDefault="00EB11BD" w:rsidP="00EB11BD">
                            <w:pPr>
                              <w:rPr>
                                <w:rFonts w:ascii="Arial Black" w:hAnsi="Arial Black"/>
                                <w:sz w:val="24"/>
                                <w:szCs w:val="24"/>
                                <w:lang w:eastAsia="ja-JP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sz w:val="24"/>
                                <w:szCs w:val="24"/>
                                <w:lang w:eastAsia="ja-JP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ED4E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676.9pt;margin-top:34pt;width:119.35pt;height:1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" stroked="f">
                <v:textbox>
                  <w:txbxContent>
                    <w:p w:rsidR="00EB11BD" w:rsidRPr="00773DFE" w:rsidRDefault="00EB11BD" w:rsidP="00EB11BD">
                      <w:pPr>
                        <w:rPr>
                          <w:rFonts w:ascii="Arial Black" w:hAnsi="Arial Black"/>
                          <w:sz w:val="24"/>
                          <w:szCs w:val="24"/>
                          <w:lang w:eastAsia="ja-JP"/>
                        </w:rPr>
                      </w:pPr>
                      <w:r>
                        <w:rPr>
                          <w:rFonts w:ascii="Arial Black" w:hAnsi="Arial Black" w:hint="eastAsia"/>
                          <w:sz w:val="24"/>
                          <w:szCs w:val="24"/>
                          <w:lang w:eastAsia="ja-JP"/>
                        </w:rPr>
                        <w:t>CONFIDENTIAL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030" w:rsidRDefault="006A6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42692"/>
    <w:lvl w:ilvl="0">
      <w:numFmt w:val="decimal"/>
      <w:lvlText w:val="*"/>
      <w:lvlJc w:val="left"/>
    </w:lvl>
  </w:abstractNum>
  <w:abstractNum w:abstractNumId="1" w15:restartNumberingAfterBreak="0">
    <w:nsid w:val="07267ADF"/>
    <w:multiLevelType w:val="multilevel"/>
    <w:tmpl w:val="92A07350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2" w15:restartNumberingAfterBreak="0">
    <w:nsid w:val="0ADF3CB2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3" w15:restartNumberingAfterBreak="0">
    <w:nsid w:val="0B073F2A"/>
    <w:multiLevelType w:val="multilevel"/>
    <w:tmpl w:val="DD10614A"/>
    <w:lvl w:ilvl="0">
      <w:start w:val="1"/>
      <w:numFmt w:val="decimal"/>
      <w:lvlRestart w:val="0"/>
      <w:isLgl/>
      <w:suff w:val="nothing"/>
      <w:lvlText w:val="Section %1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4" w15:restartNumberingAfterBreak="0">
    <w:nsid w:val="0B0B4D4A"/>
    <w:multiLevelType w:val="multilevel"/>
    <w:tmpl w:val="C31A5CE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5" w15:restartNumberingAfterBreak="0">
    <w:nsid w:val="0B2B0F9C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6" w15:restartNumberingAfterBreak="0">
    <w:nsid w:val="1EB835CC"/>
    <w:multiLevelType w:val="hybridMultilevel"/>
    <w:tmpl w:val="086EA9F4"/>
    <w:lvl w:ilvl="0" w:tplc="37BEFCD0">
      <w:start w:val="1"/>
      <w:numFmt w:val="bullet"/>
      <w:lvlRestart w:val="0"/>
      <w:pStyle w:val="table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D6C10"/>
    <w:multiLevelType w:val="multilevel"/>
    <w:tmpl w:val="A8C2B0D0"/>
    <w:lvl w:ilvl="0">
      <w:start w:val="12"/>
      <w:numFmt w:val="none"/>
      <w:lvlRestart w:val="0"/>
      <w:isLgl/>
      <w:suff w:val="nothing"/>
      <w:lvlText w:val="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(%4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5">
      <w:start w:val="1"/>
      <w:numFmt w:val="lowerLetter"/>
      <w:pStyle w:val="Heading6"/>
      <w:lvlText w:val="%1(%6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8" w15:restartNumberingAfterBreak="0">
    <w:nsid w:val="29A963FD"/>
    <w:multiLevelType w:val="multilevel"/>
    <w:tmpl w:val="E248A284"/>
    <w:lvl w:ilvl="0">
      <w:start w:val="1"/>
      <w:numFmt w:val="bullet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235C4"/>
    <w:multiLevelType w:val="multilevel"/>
    <w:tmpl w:val="19564EE0"/>
    <w:lvl w:ilvl="0">
      <w:start w:val="1"/>
      <w:numFmt w:val="decimal"/>
      <w:lvlRestart w:val="0"/>
      <w:pStyle w:val="Heading1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32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0" w15:restartNumberingAfterBreak="0">
    <w:nsid w:val="37865A4F"/>
    <w:multiLevelType w:val="multilevel"/>
    <w:tmpl w:val="FC90E83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1" w15:restartNumberingAfterBreak="0">
    <w:nsid w:val="38863668"/>
    <w:multiLevelType w:val="hybridMultilevel"/>
    <w:tmpl w:val="374AA52C"/>
    <w:lvl w:ilvl="0" w:tplc="5FD4BC44">
      <w:start w:val="1"/>
      <w:numFmt w:val="bullet"/>
      <w:lvlRestart w:val="0"/>
      <w:pStyle w:val="table2unordered"/>
      <w:lvlText w:val=""/>
      <w:lvlJc w:val="left"/>
      <w:pPr>
        <w:tabs>
          <w:tab w:val="num" w:pos="576"/>
        </w:tabs>
        <w:ind w:left="57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53D25"/>
    <w:multiLevelType w:val="multilevel"/>
    <w:tmpl w:val="09E88E24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3" w15:restartNumberingAfterBreak="0">
    <w:nsid w:val="3DC1474D"/>
    <w:multiLevelType w:val="hybridMultilevel"/>
    <w:tmpl w:val="3D3C88B8"/>
    <w:lvl w:ilvl="0" w:tplc="7D7A17E8">
      <w:start w:val="1"/>
      <w:numFmt w:val="bullet"/>
      <w:pStyle w:val="Level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A05A2"/>
    <w:multiLevelType w:val="multilevel"/>
    <w:tmpl w:val="C95EBFF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5" w15:restartNumberingAfterBreak="0">
    <w:nsid w:val="4B6E07F4"/>
    <w:multiLevelType w:val="hybridMultilevel"/>
    <w:tmpl w:val="945E4A9C"/>
    <w:lvl w:ilvl="0" w:tplc="05E4601A">
      <w:start w:val="1"/>
      <w:numFmt w:val="bullet"/>
      <w:pStyle w:val="Level2unordered"/>
      <w:lvlText w:val=""/>
      <w:lvlJc w:val="left"/>
      <w:pPr>
        <w:tabs>
          <w:tab w:val="num" w:pos="652"/>
        </w:tabs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04BDD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7" w15:restartNumberingAfterBreak="0">
    <w:nsid w:val="58660AC4"/>
    <w:multiLevelType w:val="multilevel"/>
    <w:tmpl w:val="B3AC5A28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8" w15:restartNumberingAfterBreak="0">
    <w:nsid w:val="60ED2DB0"/>
    <w:multiLevelType w:val="multilevel"/>
    <w:tmpl w:val="8648EF6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288" w:hanging="288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"/>
        <w:legacy w:legacy="1" w:legacySpace="0" w:legacyIndent="288"/>
        <w:lvlJc w:val="left"/>
        <w:pPr>
          <w:ind w:left="576" w:hanging="288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7"/>
  </w:num>
  <w:num w:numId="5">
    <w:abstractNumId w:val="15"/>
  </w:num>
  <w:num w:numId="6">
    <w:abstractNumId w:val="3"/>
  </w:num>
  <w:num w:numId="7">
    <w:abstractNumId w:val="4"/>
  </w:num>
  <w:num w:numId="8">
    <w:abstractNumId w:val="17"/>
  </w:num>
  <w:num w:numId="9">
    <w:abstractNumId w:val="18"/>
  </w:num>
  <w:num w:numId="10">
    <w:abstractNumId w:val="12"/>
  </w:num>
  <w:num w:numId="11">
    <w:abstractNumId w:val="10"/>
  </w:num>
  <w:num w:numId="12">
    <w:abstractNumId w:val="14"/>
  </w:num>
  <w:num w:numId="13">
    <w:abstractNumId w:val="16"/>
  </w:num>
  <w:num w:numId="14">
    <w:abstractNumId w:val="5"/>
  </w:num>
  <w:num w:numId="15">
    <w:abstractNumId w:val="2"/>
  </w:num>
  <w:num w:numId="16">
    <w:abstractNumId w:val="11"/>
  </w:num>
  <w:num w:numId="17">
    <w:abstractNumId w:val="8"/>
  </w:num>
  <w:num w:numId="18">
    <w:abstractNumId w:val="6"/>
  </w:num>
  <w:num w:numId="19">
    <w:abstractNumId w:val="13"/>
  </w:num>
  <w:num w:numId="20">
    <w:abstractNumId w:val="1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oa Phan">
    <w15:presenceInfo w15:providerId="None" w15:userId="Hoa Phan"/>
  </w15:person>
  <w15:person w15:author="Hoa Quoc. Phan">
    <w15:presenceInfo w15:providerId="AD" w15:userId="S-1-5-21-1821468967-4106907450-2776687247-24737"/>
  </w15:person>
  <w15:person w15:author="Khanh Luu">
    <w15:presenceInfo w15:providerId="None" w15:userId="Khanh Luu"/>
  </w15:person>
  <w15:person w15:author="Tri Luong">
    <w15:presenceInfo w15:providerId="None" w15:userId="Tri Luong"/>
  </w15:person>
  <w15:person w15:author="Cuong Kim. Doan">
    <w15:presenceInfo w15:providerId="AD" w15:userId="S-1-5-21-1821468967-4106907450-2776687247-33525"/>
  </w15:person>
  <w15:person w15:author="Hung Tran">
    <w15:presenceInfo w15:providerId="None" w15:userId="Hung Tr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99"/>
  <w:doNotHyphenateCap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61A"/>
    <w:rsid w:val="00002E85"/>
    <w:rsid w:val="0001471C"/>
    <w:rsid w:val="00036B2E"/>
    <w:rsid w:val="00042C73"/>
    <w:rsid w:val="00053EF2"/>
    <w:rsid w:val="00114C8D"/>
    <w:rsid w:val="0011516D"/>
    <w:rsid w:val="001356BE"/>
    <w:rsid w:val="00153603"/>
    <w:rsid w:val="00176150"/>
    <w:rsid w:val="0017780A"/>
    <w:rsid w:val="00177EB1"/>
    <w:rsid w:val="00186D18"/>
    <w:rsid w:val="00197C4C"/>
    <w:rsid w:val="001A37A4"/>
    <w:rsid w:val="001A405E"/>
    <w:rsid w:val="001B1119"/>
    <w:rsid w:val="001B3386"/>
    <w:rsid w:val="001B544D"/>
    <w:rsid w:val="002358C8"/>
    <w:rsid w:val="00270A7F"/>
    <w:rsid w:val="00292EB3"/>
    <w:rsid w:val="002C1760"/>
    <w:rsid w:val="002C2814"/>
    <w:rsid w:val="00326B62"/>
    <w:rsid w:val="0033266E"/>
    <w:rsid w:val="00337A1F"/>
    <w:rsid w:val="003C5C1D"/>
    <w:rsid w:val="003D0518"/>
    <w:rsid w:val="003E01A3"/>
    <w:rsid w:val="00410050"/>
    <w:rsid w:val="0042057D"/>
    <w:rsid w:val="00421ECC"/>
    <w:rsid w:val="00435242"/>
    <w:rsid w:val="00443069"/>
    <w:rsid w:val="0046250F"/>
    <w:rsid w:val="00467748"/>
    <w:rsid w:val="004844F0"/>
    <w:rsid w:val="004E47C4"/>
    <w:rsid w:val="004E6D73"/>
    <w:rsid w:val="005011B6"/>
    <w:rsid w:val="00513A61"/>
    <w:rsid w:val="00570636"/>
    <w:rsid w:val="005C2CD7"/>
    <w:rsid w:val="0060061A"/>
    <w:rsid w:val="00603DB2"/>
    <w:rsid w:val="006155B4"/>
    <w:rsid w:val="00620199"/>
    <w:rsid w:val="006235B4"/>
    <w:rsid w:val="00667460"/>
    <w:rsid w:val="00671279"/>
    <w:rsid w:val="006A6030"/>
    <w:rsid w:val="00722460"/>
    <w:rsid w:val="00773DFE"/>
    <w:rsid w:val="007D3C65"/>
    <w:rsid w:val="007E18E0"/>
    <w:rsid w:val="00833F41"/>
    <w:rsid w:val="00857221"/>
    <w:rsid w:val="00881905"/>
    <w:rsid w:val="00884726"/>
    <w:rsid w:val="008A76A3"/>
    <w:rsid w:val="008B2558"/>
    <w:rsid w:val="008C282C"/>
    <w:rsid w:val="008C295E"/>
    <w:rsid w:val="008C3241"/>
    <w:rsid w:val="008C6D28"/>
    <w:rsid w:val="008D1244"/>
    <w:rsid w:val="008D333C"/>
    <w:rsid w:val="008E6E79"/>
    <w:rsid w:val="00915F17"/>
    <w:rsid w:val="00940EAE"/>
    <w:rsid w:val="00963C2E"/>
    <w:rsid w:val="0096624E"/>
    <w:rsid w:val="009663BE"/>
    <w:rsid w:val="00995038"/>
    <w:rsid w:val="009C3019"/>
    <w:rsid w:val="009C3504"/>
    <w:rsid w:val="009E3E67"/>
    <w:rsid w:val="009E7FCE"/>
    <w:rsid w:val="00A32183"/>
    <w:rsid w:val="00A34ED5"/>
    <w:rsid w:val="00A85696"/>
    <w:rsid w:val="00A914E2"/>
    <w:rsid w:val="00AC5B5D"/>
    <w:rsid w:val="00AF5E06"/>
    <w:rsid w:val="00B01AE2"/>
    <w:rsid w:val="00B02181"/>
    <w:rsid w:val="00B573FD"/>
    <w:rsid w:val="00B615CD"/>
    <w:rsid w:val="00BB3778"/>
    <w:rsid w:val="00BC26A8"/>
    <w:rsid w:val="00BD2C49"/>
    <w:rsid w:val="00CC3AAF"/>
    <w:rsid w:val="00CD2067"/>
    <w:rsid w:val="00CD6C74"/>
    <w:rsid w:val="00CF10D5"/>
    <w:rsid w:val="00D12086"/>
    <w:rsid w:val="00D21FA1"/>
    <w:rsid w:val="00D44E19"/>
    <w:rsid w:val="00D47EA5"/>
    <w:rsid w:val="00D6715C"/>
    <w:rsid w:val="00D77056"/>
    <w:rsid w:val="00D92322"/>
    <w:rsid w:val="00DB0AC5"/>
    <w:rsid w:val="00DE086B"/>
    <w:rsid w:val="00E235AA"/>
    <w:rsid w:val="00E32653"/>
    <w:rsid w:val="00E40876"/>
    <w:rsid w:val="00E54BBF"/>
    <w:rsid w:val="00E62F6F"/>
    <w:rsid w:val="00E64171"/>
    <w:rsid w:val="00E65676"/>
    <w:rsid w:val="00E80CEA"/>
    <w:rsid w:val="00E9659E"/>
    <w:rsid w:val="00EA4379"/>
    <w:rsid w:val="00EA6E42"/>
    <w:rsid w:val="00EB11BD"/>
    <w:rsid w:val="00EB19EA"/>
    <w:rsid w:val="00EB2573"/>
    <w:rsid w:val="00EB2846"/>
    <w:rsid w:val="00ED150B"/>
    <w:rsid w:val="00ED74BB"/>
    <w:rsid w:val="00EE0ADC"/>
    <w:rsid w:val="00EF2764"/>
    <w:rsid w:val="00F10A1B"/>
    <w:rsid w:val="00F119C2"/>
    <w:rsid w:val="00F156B4"/>
    <w:rsid w:val="00F8777C"/>
    <w:rsid w:val="00F93C98"/>
    <w:rsid w:val="00F953B7"/>
    <w:rsid w:val="00FA13FF"/>
    <w:rsid w:val="00FA5D85"/>
    <w:rsid w:val="00FE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703E35FB"/>
  <w15:docId w15:val="{BF4A3820-40D1-4222-A0F8-582193B5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MS Mincho" w:hAnsi="Times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after="200" w:line="-260" w:lineRule="auto"/>
      <w:textAlignment w:val="baseline"/>
    </w:pPr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rsid w:val="00BC26A8"/>
    <w:pPr>
      <w:keepNext/>
      <w:keepLines/>
      <w:pageBreakBefore/>
      <w:numPr>
        <w:numId w:val="3"/>
      </w:numPr>
      <w:spacing w:after="320" w:line="-360" w:lineRule="auto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BC26A8"/>
    <w:pPr>
      <w:keepNext/>
      <w:keepLines/>
      <w:numPr>
        <w:ilvl w:val="1"/>
        <w:numId w:val="3"/>
      </w:numPr>
      <w:spacing w:before="120" w:line="300" w:lineRule="exact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Heading2"/>
    <w:next w:val="Normal"/>
    <w:qFormat/>
    <w:rsid w:val="00BC26A8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BC26A8"/>
    <w:pPr>
      <w:keepLines/>
      <w:numPr>
        <w:ilvl w:val="3"/>
        <w:numId w:val="3"/>
      </w:numPr>
      <w:spacing w:line="260" w:lineRule="exact"/>
      <w:outlineLvl w:val="3"/>
    </w:pPr>
    <w:rPr>
      <w:b/>
    </w:rPr>
  </w:style>
  <w:style w:type="paragraph" w:styleId="Heading5">
    <w:name w:val="heading 5"/>
    <w:basedOn w:val="Normal"/>
    <w:next w:val="tablehead"/>
    <w:qFormat/>
    <w:rsid w:val="00BC26A8"/>
    <w:pPr>
      <w:keepNext/>
      <w:keepLines/>
      <w:numPr>
        <w:ilvl w:val="4"/>
        <w:numId w:val="3"/>
      </w:numPr>
      <w:spacing w:after="160" w:line="260" w:lineRule="exac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line="260" w:lineRule="exac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">
    <w:name w:val="table head"/>
    <w:basedOn w:val="tablebody"/>
    <w:next w:val="tablebody"/>
    <w:rsid w:val="00F93C98"/>
    <w:pPr>
      <w:jc w:val="center"/>
    </w:pPr>
    <w:rPr>
      <w:b/>
    </w:rPr>
  </w:style>
  <w:style w:type="paragraph" w:customStyle="1" w:styleId="tablebody">
    <w:name w:val="table body"/>
    <w:aliases w:val="tb"/>
    <w:basedOn w:val="Normal"/>
    <w:rsid w:val="00F93C98"/>
    <w:pPr>
      <w:keepNext/>
      <w:keepLines/>
      <w:spacing w:before="20" w:after="60" w:line="220" w:lineRule="exact"/>
      <w:ind w:left="57" w:right="57"/>
    </w:pPr>
    <w:rPr>
      <w:rFonts w:ascii="Arial" w:hAnsi="Arial"/>
      <w:sz w:val="18"/>
    </w:rPr>
  </w:style>
  <w:style w:type="paragraph" w:styleId="TOC1">
    <w:name w:val="toc 1"/>
    <w:basedOn w:val="Normal"/>
    <w:next w:val="TOC2"/>
    <w:semiHidden/>
    <w:pPr>
      <w:keepNext/>
      <w:keepLines/>
      <w:tabs>
        <w:tab w:val="left" w:pos="595"/>
        <w:tab w:val="right" w:leader="dot" w:pos="9752"/>
      </w:tabs>
      <w:spacing w:before="260" w:after="0"/>
    </w:pPr>
    <w:rPr>
      <w:sz w:val="24"/>
    </w:rPr>
  </w:style>
  <w:style w:type="paragraph" w:styleId="TOC2">
    <w:name w:val="toc 2"/>
    <w:basedOn w:val="TOC1"/>
    <w:next w:val="TOC3"/>
    <w:semiHidden/>
    <w:pPr>
      <w:spacing w:before="0"/>
    </w:pPr>
    <w:rPr>
      <w:sz w:val="20"/>
    </w:rPr>
  </w:style>
  <w:style w:type="paragraph" w:styleId="TOC3">
    <w:name w:val="toc 3"/>
    <w:basedOn w:val="TOC1"/>
    <w:next w:val="TOC4"/>
    <w:semiHidden/>
    <w:pPr>
      <w:tabs>
        <w:tab w:val="clear" w:pos="595"/>
        <w:tab w:val="left" w:pos="284"/>
        <w:tab w:val="left" w:pos="1134"/>
      </w:tabs>
      <w:spacing w:before="0" w:line="260" w:lineRule="exact"/>
      <w:ind w:left="284"/>
    </w:pPr>
    <w:rPr>
      <w:sz w:val="20"/>
    </w:rPr>
  </w:style>
  <w:style w:type="paragraph" w:styleId="TOC4">
    <w:name w:val="toc 4"/>
    <w:basedOn w:val="TOC1"/>
    <w:semiHidden/>
    <w:pPr>
      <w:tabs>
        <w:tab w:val="clear" w:pos="595"/>
        <w:tab w:val="left" w:pos="799"/>
        <w:tab w:val="left" w:pos="1797"/>
      </w:tabs>
      <w:spacing w:before="0" w:line="260" w:lineRule="exact"/>
      <w:ind w:left="799"/>
    </w:pPr>
    <w:rPr>
      <w:sz w:val="20"/>
    </w:rPr>
  </w:style>
  <w:style w:type="paragraph" w:styleId="TOC5">
    <w:name w:val="toc 5"/>
    <w:basedOn w:val="TOC4"/>
    <w:semiHidden/>
  </w:style>
  <w:style w:type="paragraph" w:customStyle="1" w:styleId="box">
    <w:name w:val="box"/>
    <w:basedOn w:val="Normal"/>
    <w:pPr>
      <w:keepNext/>
      <w:keepLines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00" w:after="60" w:line="260" w:lineRule="auto"/>
      <w:jc w:val="center"/>
    </w:pPr>
    <w:rPr>
      <w:rFonts w:ascii="Arial" w:hAnsi="Arial"/>
      <w:noProof/>
      <w:sz w:val="18"/>
    </w:rPr>
  </w:style>
  <w:style w:type="paragraph" w:customStyle="1" w:styleId="Level2ordered">
    <w:name w:val="Level 2 ordered"/>
    <w:basedOn w:val="Normal"/>
    <w:pPr>
      <w:spacing w:after="40" w:line="260" w:lineRule="exact"/>
      <w:ind w:left="576" w:hanging="288"/>
    </w:pPr>
  </w:style>
  <w:style w:type="paragraph" w:customStyle="1" w:styleId="equation">
    <w:name w:val="equation"/>
    <w:basedOn w:val="Normal"/>
    <w:pPr>
      <w:keepLines/>
      <w:spacing w:line="260" w:lineRule="auto"/>
      <w:ind w:left="720"/>
    </w:pPr>
    <w:rPr>
      <w:rFonts w:ascii="Arial" w:hAnsi="Arial"/>
      <w:sz w:val="18"/>
    </w:rPr>
  </w:style>
  <w:style w:type="paragraph" w:customStyle="1" w:styleId="notenumber">
    <w:name w:val="note number"/>
    <w:basedOn w:val="Normal"/>
    <w:pPr>
      <w:tabs>
        <w:tab w:val="left" w:pos="620"/>
      </w:tabs>
      <w:spacing w:after="40"/>
      <w:ind w:left="900" w:hanging="900"/>
    </w:pPr>
  </w:style>
  <w:style w:type="paragraph" w:customStyle="1" w:styleId="note">
    <w:name w:val="note"/>
    <w:basedOn w:val="Normal"/>
    <w:next w:val="Normal"/>
    <w:pPr>
      <w:ind w:left="640" w:hanging="640"/>
    </w:pPr>
  </w:style>
  <w:style w:type="paragraph" w:customStyle="1" w:styleId="Level1unordered">
    <w:name w:val="Level 1 unordered"/>
    <w:basedOn w:val="Level1ordered"/>
    <w:rsid w:val="00A32183"/>
    <w:pPr>
      <w:numPr>
        <w:numId w:val="19"/>
      </w:numPr>
    </w:pPr>
  </w:style>
  <w:style w:type="paragraph" w:customStyle="1" w:styleId="Level1ordered">
    <w:name w:val="Level 1 ordered"/>
    <w:basedOn w:val="Normal"/>
    <w:pPr>
      <w:spacing w:after="40" w:line="260" w:lineRule="exact"/>
      <w:ind w:left="288" w:hanging="288"/>
    </w:pPr>
  </w:style>
  <w:style w:type="paragraph" w:customStyle="1" w:styleId="tableend">
    <w:name w:val="table end"/>
    <w:basedOn w:val="tablebody"/>
    <w:next w:val="Normal"/>
    <w:pPr>
      <w:keepNext w:val="0"/>
    </w:pPr>
  </w:style>
  <w:style w:type="paragraph" w:customStyle="1" w:styleId="tablenote">
    <w:name w:val="table note"/>
    <w:basedOn w:val="tablebody"/>
    <w:next w:val="tableend"/>
    <w:pPr>
      <w:spacing w:before="0" w:after="40"/>
      <w:ind w:left="600" w:hanging="600"/>
    </w:pPr>
  </w:style>
  <w:style w:type="paragraph" w:customStyle="1" w:styleId="tablenumbernote">
    <w:name w:val="table number note"/>
    <w:basedOn w:val="tablenote"/>
    <w:pPr>
      <w:tabs>
        <w:tab w:val="left" w:pos="640"/>
      </w:tabs>
      <w:ind w:left="920" w:hanging="920"/>
    </w:pPr>
  </w:style>
  <w:style w:type="paragraph" w:customStyle="1" w:styleId="tablecontinued">
    <w:name w:val="table continued"/>
    <w:basedOn w:val="Heading5"/>
    <w:next w:val="tablehead"/>
    <w:pPr>
      <w:numPr>
        <w:ilvl w:val="0"/>
        <w:numId w:val="0"/>
      </w:numPr>
      <w:outlineLvl w:val="9"/>
    </w:pPr>
  </w:style>
  <w:style w:type="paragraph" w:customStyle="1" w:styleId="Level1cont">
    <w:name w:val="Level 1 cont"/>
    <w:basedOn w:val="Normal"/>
    <w:pPr>
      <w:keepLines/>
      <w:spacing w:after="40"/>
      <w:ind w:left="288"/>
    </w:pPr>
  </w:style>
  <w:style w:type="paragraph" w:customStyle="1" w:styleId="code">
    <w:name w:val="code"/>
    <w:basedOn w:val="Normal"/>
    <w:pPr>
      <w:keepNext/>
      <w:keepLines/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2700"/>
      </w:tabs>
      <w:spacing w:before="20" w:after="60" w:line="-220" w:lineRule="auto"/>
      <w:ind w:left="180"/>
    </w:pPr>
    <w:rPr>
      <w:rFonts w:ascii="Courier New" w:hAnsi="Courier New"/>
      <w:sz w:val="18"/>
    </w:rPr>
  </w:style>
  <w:style w:type="paragraph" w:customStyle="1" w:styleId="Level3cont">
    <w:name w:val="Level 3 cont"/>
    <w:basedOn w:val="Level2cont"/>
    <w:pPr>
      <w:ind w:left="864"/>
    </w:pPr>
  </w:style>
  <w:style w:type="paragraph" w:customStyle="1" w:styleId="Level2cont">
    <w:name w:val="Level 2 cont"/>
    <w:basedOn w:val="Level1cont"/>
    <w:pPr>
      <w:ind w:left="576"/>
    </w:pPr>
  </w:style>
  <w:style w:type="paragraph" w:customStyle="1" w:styleId="Space">
    <w:name w:val="Space"/>
    <w:aliases w:val="sp"/>
    <w:basedOn w:val="tableend"/>
    <w:next w:val="Normal"/>
    <w:autoRedefine/>
    <w:pPr>
      <w:keepLines w:val="0"/>
      <w:spacing w:before="0" w:after="0" w:line="240" w:lineRule="auto"/>
    </w:pPr>
    <w:rPr>
      <w:color w:val="0000FF"/>
    </w:rPr>
  </w:style>
  <w:style w:type="paragraph" w:styleId="Header">
    <w:name w:val="header"/>
    <w:basedOn w:val="Normal"/>
    <w:rsid w:val="00ED74BB"/>
    <w:pPr>
      <w:pBdr>
        <w:bottom w:val="single" w:sz="18" w:space="1" w:color="324099"/>
      </w:pBdr>
      <w:tabs>
        <w:tab w:val="center" w:pos="4820"/>
        <w:tab w:val="right" w:pos="9639"/>
      </w:tabs>
    </w:pPr>
    <w:rPr>
      <w:rFonts w:ascii="Arial" w:hAnsi="Arial"/>
    </w:rPr>
  </w:style>
  <w:style w:type="paragraph" w:customStyle="1" w:styleId="RNumber">
    <w:name w:val="R_Number"/>
    <w:basedOn w:val="Normal"/>
    <w:rsid w:val="00B615CD"/>
    <w:pPr>
      <w:widowControl w:val="0"/>
      <w:spacing w:after="0" w:line="240" w:lineRule="auto"/>
      <w:jc w:val="right"/>
    </w:pPr>
    <w:rPr>
      <w:rFonts w:ascii="Arial" w:hAnsi="Arial"/>
      <w:sz w:val="18"/>
      <w:lang w:eastAsia="ja-JP"/>
    </w:rPr>
  </w:style>
  <w:style w:type="paragraph" w:customStyle="1" w:styleId="Bit">
    <w:name w:val="Bit"/>
    <w:basedOn w:val="Normal"/>
    <w:pPr>
      <w:widowControl w:val="0"/>
      <w:spacing w:after="0" w:line="240" w:lineRule="auto"/>
    </w:pPr>
    <w:rPr>
      <w:rFonts w:ascii="Arial" w:hAnsi="Arial"/>
      <w:color w:val="FFFFFF"/>
      <w:sz w:val="116"/>
      <w:lang w:eastAsia="ja-JP"/>
    </w:rPr>
  </w:style>
  <w:style w:type="paragraph" w:styleId="Title">
    <w:name w:val="Title"/>
    <w:basedOn w:val="Normal"/>
    <w:qFormat/>
    <w:pPr>
      <w:widowControl w:val="0"/>
      <w:spacing w:before="60" w:after="60" w:line="480" w:lineRule="auto"/>
      <w:jc w:val="center"/>
      <w:outlineLvl w:val="0"/>
    </w:pPr>
    <w:rPr>
      <w:rFonts w:ascii="Arial" w:hAnsi="Arial" w:cs="Arial"/>
      <w:bCs/>
      <w:kern w:val="28"/>
      <w:sz w:val="76"/>
      <w:szCs w:val="32"/>
      <w:lang w:eastAsia="ja-JP"/>
    </w:rPr>
  </w:style>
  <w:style w:type="paragraph" w:customStyle="1" w:styleId="TableofContents">
    <w:name w:val="Table of Contents"/>
    <w:basedOn w:val="Heading1"/>
    <w:rsid w:val="00AC5B5D"/>
    <w:pPr>
      <w:numPr>
        <w:numId w:val="0"/>
      </w:numPr>
      <w:jc w:val="center"/>
      <w:outlineLvl w:val="9"/>
    </w:pPr>
    <w:rPr>
      <w:b w:val="0"/>
    </w:rPr>
  </w:style>
  <w:style w:type="paragraph" w:customStyle="1" w:styleId="Level2unordered">
    <w:name w:val="Level 2 unordered"/>
    <w:basedOn w:val="Level1unordered"/>
    <w:pPr>
      <w:keepLines/>
      <w:numPr>
        <w:numId w:val="5"/>
      </w:numPr>
    </w:pPr>
  </w:style>
  <w:style w:type="paragraph" w:customStyle="1" w:styleId="Level3ordered">
    <w:name w:val="Level 3 ordered"/>
    <w:basedOn w:val="Normal"/>
    <w:pPr>
      <w:spacing w:after="40" w:line="260" w:lineRule="exact"/>
      <w:ind w:left="864" w:hanging="288"/>
    </w:pPr>
  </w:style>
  <w:style w:type="paragraph" w:customStyle="1" w:styleId="Level3unordered">
    <w:name w:val="Level 3 unordered"/>
    <w:basedOn w:val="Level2unordered"/>
    <w:pPr>
      <w:ind w:left="864"/>
    </w:pPr>
  </w:style>
  <w:style w:type="paragraph" w:customStyle="1" w:styleId="notenumbercont">
    <w:name w:val="note number cont"/>
    <w:basedOn w:val="notenumber"/>
    <w:pPr>
      <w:tabs>
        <w:tab w:val="clear" w:pos="620"/>
      </w:tabs>
      <w:ind w:firstLine="0"/>
      <w:jc w:val="both"/>
    </w:pPr>
  </w:style>
  <w:style w:type="paragraph" w:customStyle="1" w:styleId="tablenumbernotecont">
    <w:name w:val="table number note cont"/>
    <w:basedOn w:val="tablenumbernote"/>
    <w:pPr>
      <w:ind w:hanging="20"/>
    </w:pPr>
  </w:style>
  <w:style w:type="paragraph" w:styleId="Footer">
    <w:name w:val="footer"/>
    <w:basedOn w:val="Normal"/>
    <w:rsid w:val="00ED74BB"/>
    <w:pPr>
      <w:pBdr>
        <w:top w:val="single" w:sz="18" w:space="1" w:color="324099"/>
      </w:pBdr>
      <w:tabs>
        <w:tab w:val="center" w:pos="4820"/>
        <w:tab w:val="right" w:pos="9639"/>
      </w:tabs>
      <w:spacing w:after="0" w:line="240" w:lineRule="auto"/>
    </w:pPr>
    <w:rPr>
      <w:rFonts w:ascii="Arial" w:hAnsi="Arial"/>
      <w:sz w:val="18"/>
    </w:rPr>
  </w:style>
  <w:style w:type="paragraph" w:styleId="TOC6">
    <w:name w:val="toc 6"/>
    <w:basedOn w:val="Normal"/>
    <w:next w:val="Normal"/>
    <w:semiHidden/>
    <w:pPr>
      <w:tabs>
        <w:tab w:val="right" w:pos="7920"/>
      </w:tabs>
      <w:spacing w:after="0"/>
      <w:ind w:left="1000"/>
    </w:pPr>
  </w:style>
  <w:style w:type="paragraph" w:styleId="TOC7">
    <w:name w:val="toc 7"/>
    <w:basedOn w:val="Normal"/>
    <w:next w:val="Normal"/>
    <w:semiHidden/>
    <w:pPr>
      <w:tabs>
        <w:tab w:val="right" w:pos="7920"/>
      </w:tabs>
      <w:spacing w:after="0"/>
      <w:ind w:left="1200"/>
    </w:pPr>
  </w:style>
  <w:style w:type="paragraph" w:styleId="TOC8">
    <w:name w:val="toc 8"/>
    <w:basedOn w:val="Normal"/>
    <w:next w:val="Normal"/>
    <w:semiHidden/>
    <w:pPr>
      <w:tabs>
        <w:tab w:val="right" w:pos="7920"/>
      </w:tabs>
      <w:spacing w:after="0"/>
      <w:ind w:left="1400"/>
    </w:pPr>
  </w:style>
  <w:style w:type="paragraph" w:styleId="TOC9">
    <w:name w:val="toc 9"/>
    <w:basedOn w:val="Normal"/>
    <w:next w:val="Normal"/>
    <w:semiHidden/>
    <w:pPr>
      <w:tabs>
        <w:tab w:val="right" w:pos="7920"/>
      </w:tabs>
      <w:spacing w:after="0"/>
      <w:ind w:left="1600"/>
    </w:pPr>
  </w:style>
  <w:style w:type="character" w:styleId="PageNumber">
    <w:name w:val="page number"/>
    <w:basedOn w:val="DefaultParagraphFont"/>
    <w:rPr>
      <w:rFonts w:ascii="Arial" w:hAnsi="Arial"/>
    </w:rPr>
  </w:style>
  <w:style w:type="paragraph" w:customStyle="1" w:styleId="listend">
    <w:name w:val="list end"/>
    <w:basedOn w:val="tableend"/>
    <w:next w:val="Normal"/>
    <w:pPr>
      <w:keepLines w:val="0"/>
      <w:spacing w:before="0" w:after="0" w:line="160" w:lineRule="exact"/>
      <w:jc w:val="both"/>
    </w:pPr>
    <w:rPr>
      <w:rFonts w:ascii="Times New Roman" w:hAnsi="Times New Roman"/>
    </w:rPr>
  </w:style>
  <w:style w:type="paragraph" w:styleId="Date">
    <w:name w:val="Date"/>
    <w:basedOn w:val="Normal"/>
    <w:next w:val="Normal"/>
    <w:pPr>
      <w:widowControl w:val="0"/>
      <w:spacing w:after="0" w:line="320" w:lineRule="exact"/>
    </w:pPr>
    <w:rPr>
      <w:rFonts w:ascii="Arial" w:hAnsi="Arial"/>
      <w:sz w:val="32"/>
      <w:lang w:eastAsia="ja-JP"/>
    </w:rPr>
  </w:style>
  <w:style w:type="paragraph" w:customStyle="1" w:styleId="cautionitem">
    <w:name w:val="caution item"/>
    <w:basedOn w:val="cautionhead"/>
    <w:rPr>
      <w:b w:val="0"/>
      <w:sz w:val="18"/>
    </w:rPr>
  </w:style>
  <w:style w:type="paragraph" w:customStyle="1" w:styleId="cautionhead">
    <w:name w:val="caution head"/>
    <w:basedOn w:val="Normal"/>
    <w:next w:val="cautionitem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jc w:val="center"/>
    </w:pPr>
    <w:rPr>
      <w:rFonts w:ascii="Arial" w:hAnsi="Arial"/>
      <w:b/>
    </w:rPr>
  </w:style>
  <w:style w:type="paragraph" w:customStyle="1" w:styleId="warninghead">
    <w:name w:val="warning head"/>
    <w:basedOn w:val="cautionhead"/>
    <w:next w:val="warningitem"/>
  </w:style>
  <w:style w:type="paragraph" w:customStyle="1" w:styleId="warningitem">
    <w:name w:val="warning item"/>
    <w:basedOn w:val="cautionitem"/>
  </w:style>
  <w:style w:type="paragraph" w:customStyle="1" w:styleId="tablecondition">
    <w:name w:val="table condition"/>
    <w:basedOn w:val="Normal"/>
    <w:pPr>
      <w:keepNext/>
      <w:spacing w:line="260" w:lineRule="exact"/>
    </w:pPr>
  </w:style>
  <w:style w:type="paragraph" w:customStyle="1" w:styleId="figuretitle">
    <w:name w:val="figure title"/>
    <w:basedOn w:val="Heading4"/>
    <w:next w:val="Normal"/>
    <w:pPr>
      <w:numPr>
        <w:ilvl w:val="0"/>
        <w:numId w:val="0"/>
      </w:numPr>
      <w:jc w:val="center"/>
      <w:outlineLvl w:val="9"/>
    </w:pPr>
  </w:style>
  <w:style w:type="paragraph" w:customStyle="1" w:styleId="tabletitle">
    <w:name w:val="table title"/>
    <w:basedOn w:val="Heading5"/>
    <w:pPr>
      <w:numPr>
        <w:ilvl w:val="0"/>
        <w:numId w:val="0"/>
      </w:numPr>
      <w:ind w:left="1077" w:hanging="1077"/>
      <w:outlineLvl w:val="9"/>
    </w:pPr>
  </w:style>
  <w:style w:type="paragraph" w:customStyle="1" w:styleId="table1unordered">
    <w:name w:val="table 1 unordered"/>
    <w:basedOn w:val="Level1unordered"/>
    <w:rsid w:val="00F93C98"/>
    <w:pPr>
      <w:numPr>
        <w:numId w:val="18"/>
      </w:numPr>
      <w:ind w:left="346" w:right="57"/>
    </w:pPr>
    <w:rPr>
      <w:rFonts w:ascii="Arial" w:hAnsi="Arial"/>
      <w:sz w:val="18"/>
    </w:rPr>
  </w:style>
  <w:style w:type="paragraph" w:customStyle="1" w:styleId="table2unordered">
    <w:name w:val="table 2 unordered"/>
    <w:basedOn w:val="table1unordered"/>
    <w:rsid w:val="00F93C98"/>
    <w:pPr>
      <w:numPr>
        <w:numId w:val="16"/>
      </w:numPr>
      <w:ind w:left="578"/>
    </w:pPr>
  </w:style>
  <w:style w:type="paragraph" w:customStyle="1" w:styleId="table2ordered">
    <w:name w:val="table 2 ordered"/>
    <w:basedOn w:val="table2unordered"/>
    <w:rsid w:val="00F93C98"/>
  </w:style>
  <w:style w:type="paragraph" w:customStyle="1" w:styleId="table1cont">
    <w:name w:val="table 1 cont"/>
    <w:basedOn w:val="tablebody"/>
    <w:rsid w:val="00F93C98"/>
    <w:pPr>
      <w:spacing w:after="40"/>
      <w:ind w:left="289"/>
    </w:pPr>
  </w:style>
  <w:style w:type="paragraph" w:customStyle="1" w:styleId="table2cont">
    <w:name w:val="table 2 cont"/>
    <w:basedOn w:val="table2unordered"/>
    <w:rsid w:val="00F93C98"/>
    <w:pPr>
      <w:ind w:firstLine="0"/>
    </w:pPr>
  </w:style>
  <w:style w:type="paragraph" w:customStyle="1" w:styleId="table1ordered">
    <w:name w:val="table 1 ordered"/>
    <w:basedOn w:val="table1unordered"/>
    <w:rsid w:val="00F93C98"/>
  </w:style>
  <w:style w:type="paragraph" w:customStyle="1" w:styleId="boxb">
    <w:name w:val="boxb"/>
    <w:basedOn w:val="box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9752"/>
      </w:tabs>
      <w:overflowPunct/>
      <w:autoSpaceDE/>
      <w:autoSpaceDN/>
      <w:adjustRightInd/>
      <w:spacing w:after="0"/>
      <w:ind w:left="400" w:hanging="400"/>
      <w:textAlignment w:val="auto"/>
    </w:pPr>
    <w:rPr>
      <w:b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4500"/>
      </w:tabs>
      <w:overflowPunct/>
      <w:autoSpaceDE/>
      <w:autoSpaceDN/>
      <w:adjustRightInd/>
      <w:spacing w:after="0" w:line="259" w:lineRule="exact"/>
      <w:textAlignment w:val="auto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4502"/>
      </w:tabs>
      <w:overflowPunct/>
      <w:autoSpaceDE/>
      <w:autoSpaceDN/>
      <w:adjustRightInd/>
      <w:spacing w:after="0" w:line="-259" w:lineRule="auto"/>
      <w:ind w:left="200"/>
      <w:textAlignment w:val="auto"/>
    </w:pPr>
  </w:style>
  <w:style w:type="paragraph" w:styleId="IndexHeading">
    <w:name w:val="index heading"/>
    <w:basedOn w:val="Normal"/>
    <w:next w:val="Index1"/>
    <w:semiHidden/>
    <w:pPr>
      <w:overflowPunct/>
      <w:autoSpaceDE/>
      <w:autoSpaceDN/>
      <w:adjustRightInd/>
      <w:spacing w:after="0" w:line="260" w:lineRule="atLeast"/>
      <w:textAlignment w:val="auto"/>
    </w:pPr>
    <w:rPr>
      <w:b/>
      <w:sz w:val="24"/>
    </w:rPr>
  </w:style>
  <w:style w:type="paragraph" w:customStyle="1" w:styleId="Level1contend">
    <w:name w:val="Level 1 cont end"/>
    <w:basedOn w:val="Level1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2contend">
    <w:name w:val="Level 2 cont end"/>
    <w:basedOn w:val="Level2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3contend">
    <w:name w:val="Level 3 cont end"/>
    <w:basedOn w:val="Level3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colophon">
    <w:name w:val="colophon"/>
    <w:basedOn w:val="Normal"/>
    <w:pPr>
      <w:widowControl w:val="0"/>
      <w:tabs>
        <w:tab w:val="left" w:pos="1701"/>
      </w:tabs>
      <w:spacing w:before="60" w:after="0" w:line="240" w:lineRule="auto"/>
      <w:ind w:left="57"/>
    </w:pPr>
    <w:rPr>
      <w:rFonts w:ascii="Arial" w:hAnsi="Arial"/>
      <w:lang w:eastAsia="ja-JP"/>
    </w:rPr>
  </w:style>
  <w:style w:type="paragraph" w:customStyle="1" w:styleId="colophontitle">
    <w:name w:val="colophon_title"/>
    <w:pPr>
      <w:spacing w:line="260" w:lineRule="exact"/>
      <w:ind w:left="57"/>
    </w:pPr>
    <w:rPr>
      <w:rFonts w:ascii="Arial" w:hAnsi="Arial"/>
      <w:b/>
      <w:sz w:val="24"/>
      <w:lang w:eastAsia="en-US"/>
    </w:rPr>
  </w:style>
  <w:style w:type="paragraph" w:customStyle="1" w:styleId="copyright">
    <w:name w:val="copyright"/>
    <w:pPr>
      <w:spacing w:before="60"/>
      <w:jc w:val="center"/>
    </w:pPr>
    <w:rPr>
      <w:rFonts w:ascii="Arial" w:hAnsi="Arial" w:cs="Arial"/>
      <w:sz w:val="18"/>
      <w:lang w:eastAsia="en-US"/>
    </w:rPr>
  </w:style>
  <w:style w:type="character" w:styleId="CommentReference">
    <w:name w:val="annotation reference"/>
    <w:basedOn w:val="DefaultParagraphFont"/>
    <w:semiHidden/>
    <w:rPr>
      <w:sz w:val="18"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EB11B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B11BD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R8C/35C Group</vt:lpstr>
      <vt:lpstr>REVISION HISTORY</vt:lpstr>
    </vt:vector>
  </TitlesOfParts>
  <Company>ルネサス マイクロシステム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R8C/35C Group</dc:title>
  <dc:subject>R01UH0001EJ0100</dc:subject>
  <dc:creator>Renesas Electronics Corporation</dc:creator>
  <cp:keywords>of 9999</cp:keywords>
  <dc:description>Dec. 25, 2018</dc:description>
  <cp:lastModifiedBy>Hoa Phan</cp:lastModifiedBy>
  <cp:revision>62</cp:revision>
  <cp:lastPrinted>2010-03-30T01:11:00Z</cp:lastPrinted>
  <dcterms:created xsi:type="dcterms:W3CDTF">2013-08-05T10:23:00Z</dcterms:created>
  <dcterms:modified xsi:type="dcterms:W3CDTF">2020-08-26T08:14:00Z</dcterms:modified>
  <cp:category>Rev.2.00</cp:category>
</cp:coreProperties>
</file>